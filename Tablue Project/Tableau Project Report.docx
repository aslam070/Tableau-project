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id w:val="-629942073"/>
        <w:docPartObj>
          <w:docPartGallery w:val="Cover Pages"/>
          <w:docPartUnique/>
        </w:docPartObj>
      </w:sdtPr>
      <w:sdtContent>
        <w:p w:rsidR="00DA0C4F" w:rsidRDefault="00DA0C4F">
          <w:pPr>
            <w:rPr>
              <w:rFonts w:ascii="Times New Roman" w:eastAsia="Times New Roman" w:hAnsi="Times New Roman" w:cs="Times New Roman"/>
              <w:b/>
              <w:bCs/>
              <w:sz w:val="36"/>
              <w:szCs w:val="36"/>
              <w:lang w:eastAsia="en-IN"/>
            </w:rPr>
          </w:pPr>
          <w:r w:rsidRPr="00DA0C4F">
            <w:rPr>
              <w:rFonts w:ascii="Times New Roman" w:eastAsia="Times New Roman" w:hAnsi="Times New Roman" w:cs="Times New Roman"/>
              <w:b/>
              <w:bCs/>
              <w:noProof/>
              <w:sz w:val="36"/>
              <w:szCs w:val="36"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600"/>
                                  <w:gridCol w:w="4594"/>
                                </w:tblGrid>
                                <w:tr w:rsidR="00DA0C4F" w:rsidTr="00185E2A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DA0C4F" w:rsidRDefault="00DA0C4F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3733800" cy="6661427"/>
                                            <wp:effectExtent l="0" t="0" r="0" b="6350"/>
                                            <wp:docPr id="6" name="Picture 6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6" name="download (1).jpeg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735312" cy="666412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eastAsia="Times New Roman" w:hAnsi="Times New Roman" w:cs="Times New Roman"/>
                                          <w:i/>
                                          <w:iCs/>
                                          <w:color w:val="C45911" w:themeColor="accent2" w:themeShade="BF"/>
                                          <w:sz w:val="36"/>
                                          <w:szCs w:val="36"/>
                                          <w:lang w:eastAsia="en-IN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DA0C4F" w:rsidRPr="00DA0C4F" w:rsidRDefault="00DA0C4F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 w:rsidRPr="00DA0C4F">
                                            <w:rPr>
                                              <w:rFonts w:ascii="Times New Roman" w:eastAsia="Times New Roman" w:hAnsi="Times New Roman" w:cs="Times New Roman"/>
                                              <w:i/>
                                              <w:iCs/>
                                              <w:color w:val="C45911" w:themeColor="accent2" w:themeShade="BF"/>
                                              <w:sz w:val="36"/>
                                              <w:szCs w:val="36"/>
                                              <w:lang w:eastAsia="en-IN"/>
                                            </w:rPr>
                                            <w:t>Airlines Fare &amp; Route Analysis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1F3864" w:themeColor="accent1" w:themeShade="80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DA0C4F" w:rsidRDefault="00DA0C4F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DA0C4F">
                                            <w:rPr>
                                              <w:color w:val="1F3864" w:themeColor="accent1" w:themeShade="80"/>
                                              <w:sz w:val="24"/>
                                              <w:szCs w:val="24"/>
                                            </w:rPr>
                                            <w:t>[Tableau project]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shd w:val="clear" w:color="auto" w:fill="FFFFFF" w:themeFill="background1"/>
                                      <w:vAlign w:val="center"/>
                                    </w:tcPr>
                                    <w:p w:rsidR="00DA0C4F" w:rsidRPr="00185E2A" w:rsidRDefault="00DA0C4F" w:rsidP="00185E2A">
                                      <w:pPr>
                                        <w:pStyle w:val="Heading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DA0C4F" w:rsidRPr="00185E2A" w:rsidRDefault="00185E2A" w:rsidP="00185E2A">
                                          <w:pPr>
                                            <w:pStyle w:val="Heading4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185E2A">
                                            <w:rPr>
                                              <w:color w:val="000000" w:themeColor="text1"/>
                                            </w:rPr>
                                            <w:t>The Flights Booking Dataset of various Airlines is a scraped date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r w:rsidRPr="00185E2A">
                                            <w:rPr>
                                              <w:color w:val="000000" w:themeColor="text1"/>
                                            </w:rPr>
                                            <w:t>wise from a famous website in a structured format. The dataset contains the records of flight travel details between the cities in India. Here, multiple features are present like Source &amp; Destination City, Arrival &amp; Departure Time, Duration &amp; Price of the flight etc.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C45911" w:themeColor="accent2" w:themeShade="BF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DA0C4F" w:rsidRPr="00185E2A" w:rsidRDefault="00185E2A" w:rsidP="00185E2A">
                                          <w:pPr>
                                            <w:pStyle w:val="Heading4"/>
                                            <w:shd w:val="clear" w:color="auto" w:fill="FFFFFF" w:themeFill="background1"/>
                                            <w:rPr>
                                              <w:color w:val="C45911" w:themeColor="accent2" w:themeShade="BF"/>
                                            </w:rPr>
                                          </w:pPr>
                                          <w:r w:rsidRPr="00185E2A">
                                            <w:rPr>
                                              <w:color w:val="C45911" w:themeColor="accent2" w:themeShade="BF"/>
                                            </w:rPr>
                                            <w:t>Muhammed Aslam k</w:t>
                                          </w:r>
                                        </w:p>
                                      </w:sdtContent>
                                    </w:sdt>
                                    <w:p w:rsidR="00DA0C4F" w:rsidRDefault="00DA0C4F" w:rsidP="00185E2A">
                                      <w:pPr>
                                        <w:pStyle w:val="Heading4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185E2A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DA0C4F" w:rsidRDefault="00DA0C4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600"/>
                            <w:gridCol w:w="4594"/>
                          </w:tblGrid>
                          <w:tr w:rsidR="00DA0C4F" w:rsidTr="00185E2A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DA0C4F" w:rsidRDefault="00DA0C4F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3733800" cy="6661427"/>
                                      <wp:effectExtent l="0" t="0" r="0" b="635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" name="download (1).jpeg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35312" cy="66641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eastAsia="Times New Roman" w:hAnsi="Times New Roman" w:cs="Times New Roman"/>
                                    <w:i/>
                                    <w:iCs/>
                                    <w:color w:val="C45911" w:themeColor="accent2" w:themeShade="BF"/>
                                    <w:sz w:val="36"/>
                                    <w:szCs w:val="36"/>
                                    <w:lang w:eastAsia="en-IN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DA0C4F" w:rsidRPr="00DA0C4F" w:rsidRDefault="00DA0C4F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36"/>
                                        <w:szCs w:val="36"/>
                                      </w:rPr>
                                    </w:pPr>
                                    <w:r w:rsidRPr="00DA0C4F">
                                      <w:rPr>
                                        <w:rFonts w:ascii="Times New Roman" w:eastAsia="Times New Roman" w:hAnsi="Times New Roman" w:cs="Times New Roman"/>
                                        <w:i/>
                                        <w:iCs/>
                                        <w:color w:val="C45911" w:themeColor="accent2" w:themeShade="BF"/>
                                        <w:sz w:val="36"/>
                                        <w:szCs w:val="36"/>
                                        <w:lang w:eastAsia="en-IN"/>
                                      </w:rPr>
                                      <w:t>Airlines Fare &amp; Route Analysis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1F3864" w:themeColor="accent1" w:themeShade="80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DA0C4F" w:rsidRDefault="00DA0C4F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DA0C4F">
                                      <w:rPr>
                                        <w:color w:val="1F3864" w:themeColor="accent1" w:themeShade="80"/>
                                        <w:sz w:val="24"/>
                                        <w:szCs w:val="24"/>
                                      </w:rPr>
                                      <w:t>[Tableau project]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shd w:val="clear" w:color="auto" w:fill="FFFFFF" w:themeFill="background1"/>
                                <w:vAlign w:val="center"/>
                              </w:tcPr>
                              <w:p w:rsidR="00DA0C4F" w:rsidRPr="00185E2A" w:rsidRDefault="00DA0C4F" w:rsidP="00185E2A">
                                <w:pPr>
                                  <w:pStyle w:val="Heading4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DA0C4F" w:rsidRPr="00185E2A" w:rsidRDefault="00185E2A" w:rsidP="00185E2A">
                                    <w:pPr>
                                      <w:pStyle w:val="Heading4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185E2A">
                                      <w:rPr>
                                        <w:color w:val="000000" w:themeColor="text1"/>
                                      </w:rPr>
                                      <w:t>The Flights Booking Dataset of various Airlines is a scraped date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r w:rsidRPr="00185E2A">
                                      <w:rPr>
                                        <w:color w:val="000000" w:themeColor="text1"/>
                                      </w:rPr>
                                      <w:t>wise from a famous website in a structured format. The dataset contains the records of flight travel details between the cities in India. Here, multiple features are present like Source &amp; Destination City, Arrival &amp; Departure Time, Duration &amp; Price of the flight etc.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C45911" w:themeColor="accent2" w:themeShade="BF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DA0C4F" w:rsidRPr="00185E2A" w:rsidRDefault="00185E2A" w:rsidP="00185E2A">
                                    <w:pPr>
                                      <w:pStyle w:val="Heading4"/>
                                      <w:shd w:val="clear" w:color="auto" w:fill="FFFFFF" w:themeFill="background1"/>
                                      <w:rPr>
                                        <w:color w:val="C45911" w:themeColor="accent2" w:themeShade="BF"/>
                                      </w:rPr>
                                    </w:pPr>
                                    <w:r w:rsidRPr="00185E2A">
                                      <w:rPr>
                                        <w:color w:val="C45911" w:themeColor="accent2" w:themeShade="BF"/>
                                      </w:rPr>
                                      <w:t>Muhammed Aslam k</w:t>
                                    </w:r>
                                  </w:p>
                                </w:sdtContent>
                              </w:sdt>
                              <w:p w:rsidR="00DA0C4F" w:rsidRDefault="00DA0C4F" w:rsidP="00185E2A">
                                <w:pPr>
                                  <w:pStyle w:val="Heading4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185E2A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DA0C4F" w:rsidRDefault="00DA0C4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b/>
              <w:bCs/>
              <w:sz w:val="36"/>
              <w:szCs w:val="36"/>
              <w:lang w:eastAsia="en-IN"/>
            </w:rPr>
            <w:br w:type="page"/>
          </w:r>
        </w:p>
      </w:sdtContent>
    </w:sdt>
    <w:p w:rsidR="00963FE0" w:rsidRPr="00963FE0" w:rsidRDefault="00963FE0" w:rsidP="00963F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63FE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Tableau Project Report</w:t>
      </w:r>
    </w:p>
    <w:p w:rsidR="00963FE0" w:rsidRPr="00963FE0" w:rsidRDefault="00963FE0" w:rsidP="00963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F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Title:</w:t>
      </w:r>
      <w:r w:rsidRPr="00963FE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963FE0">
        <w:rPr>
          <w:rFonts w:ascii="Times New Roman" w:eastAsia="Times New Roman" w:hAnsi="Times New Roman" w:cs="Times New Roman"/>
          <w:i/>
          <w:iCs/>
          <w:color w:val="C45911" w:themeColor="accent2" w:themeShade="BF"/>
          <w:sz w:val="24"/>
          <w:szCs w:val="24"/>
          <w:lang w:eastAsia="en-IN"/>
        </w:rPr>
        <w:t xml:space="preserve">Airlines Fare &amp; Route Analysis </w:t>
      </w:r>
      <w:r w:rsidRPr="00963FE0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br/>
      </w:r>
      <w:r w:rsidRPr="00963F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Author:</w:t>
      </w:r>
      <w:r w:rsidRPr="00963FE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Muhammed Aslam</w:t>
      </w:r>
      <w:r w:rsidRPr="00963F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63F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Tool:</w:t>
      </w:r>
      <w:r w:rsidRPr="00963FE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Tableau</w:t>
      </w:r>
      <w:r w:rsidRPr="00963F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63F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Dataset Size:</w:t>
      </w:r>
      <w:r w:rsidRPr="00963FE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300,153 records, 12 columns</w:t>
      </w:r>
      <w:r w:rsidRPr="00963F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63F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Dataset Source:</w:t>
      </w:r>
      <w:r w:rsidRPr="00963FE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Kaggle </w:t>
      </w:r>
    </w:p>
    <w:p w:rsidR="00963FE0" w:rsidRPr="00963FE0" w:rsidRDefault="00AA6460" w:rsidP="00963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69" style="width:0;height:1.5pt" o:hralign="center" o:hrstd="t" o:hr="t" fillcolor="#a0a0a0" stroked="f"/>
        </w:pict>
      </w:r>
    </w:p>
    <w:p w:rsidR="00F427B2" w:rsidRDefault="00F427B2" w:rsidP="00F427B2">
      <w:pPr>
        <w:pStyle w:val="Heading2"/>
      </w:pPr>
      <w:r>
        <w:rPr>
          <w:rStyle w:val="Strong"/>
          <w:b/>
          <w:bCs/>
        </w:rPr>
        <w:t>1. Project Objective</w:t>
      </w:r>
    </w:p>
    <w:p w:rsidR="00F427B2" w:rsidRDefault="00F427B2" w:rsidP="00F427B2">
      <w:pPr>
        <w:pStyle w:val="NormalWeb"/>
      </w:pPr>
      <w:r>
        <w:t xml:space="preserve">The objective of this project is to </w:t>
      </w:r>
      <w:proofErr w:type="spellStart"/>
      <w:r>
        <w:t>analyze</w:t>
      </w:r>
      <w:proofErr w:type="spellEnd"/>
      <w:r>
        <w:t xml:space="preserve"> airline ticket pricing, flight routes, and performance metrics across major Indian cities.</w:t>
      </w:r>
      <w:r>
        <w:br/>
        <w:t>Using Tableau, two interactive dashboards were created to:</w:t>
      </w:r>
    </w:p>
    <w:p w:rsidR="00F427B2" w:rsidRDefault="00F427B2" w:rsidP="00F427B2">
      <w:pPr>
        <w:pStyle w:val="NormalWeb"/>
        <w:numPr>
          <w:ilvl w:val="0"/>
          <w:numId w:val="15"/>
        </w:numPr>
      </w:pPr>
      <w:r>
        <w:t>Identify popular and high-performing routes</w:t>
      </w:r>
    </w:p>
    <w:p w:rsidR="00F427B2" w:rsidRDefault="00F427B2" w:rsidP="00F427B2">
      <w:pPr>
        <w:pStyle w:val="NormalWeb"/>
        <w:numPr>
          <w:ilvl w:val="0"/>
          <w:numId w:val="15"/>
        </w:numPr>
      </w:pPr>
      <w:r>
        <w:t>Compare ticket pricing patterns by airline and class</w:t>
      </w:r>
    </w:p>
    <w:p w:rsidR="00F427B2" w:rsidRDefault="00F427B2" w:rsidP="00F427B2">
      <w:pPr>
        <w:pStyle w:val="NormalWeb"/>
        <w:numPr>
          <w:ilvl w:val="0"/>
          <w:numId w:val="15"/>
        </w:numPr>
      </w:pPr>
      <w:r>
        <w:t>Study flight duration differences by stops</w:t>
      </w:r>
    </w:p>
    <w:p w:rsidR="00F427B2" w:rsidRDefault="00F427B2" w:rsidP="00F427B2">
      <w:pPr>
        <w:pStyle w:val="NormalWeb"/>
        <w:numPr>
          <w:ilvl w:val="0"/>
          <w:numId w:val="15"/>
        </w:numPr>
      </w:pPr>
      <w:r>
        <w:t>Evaluate airline market share by flight frequency</w:t>
      </w:r>
    </w:p>
    <w:p w:rsidR="00F427B2" w:rsidRDefault="00F427B2" w:rsidP="00F427B2">
      <w:pPr>
        <w:pStyle w:val="NormalWeb"/>
        <w:numPr>
          <w:ilvl w:val="0"/>
          <w:numId w:val="15"/>
        </w:numPr>
      </w:pPr>
      <w:r>
        <w:t>Display fare distribution by city and airline</w:t>
      </w:r>
    </w:p>
    <w:p w:rsidR="00F427B2" w:rsidRDefault="00F427B2" w:rsidP="00F427B2">
      <w:r>
        <w:pict>
          <v:rect id="_x0000_i1101" style="width:0;height:1.5pt" o:hralign="center" o:hrstd="t" o:hr="t" fillcolor="#a0a0a0" stroked="f"/>
        </w:pict>
      </w:r>
    </w:p>
    <w:p w:rsidR="00F427B2" w:rsidRDefault="00F427B2" w:rsidP="00F427B2">
      <w:pPr>
        <w:pStyle w:val="Heading2"/>
      </w:pPr>
      <w:r>
        <w:rPr>
          <w:rStyle w:val="Strong"/>
          <w:b/>
          <w:bCs/>
        </w:rPr>
        <w:t>2. Dataset Overview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4"/>
        <w:gridCol w:w="3123"/>
      </w:tblGrid>
      <w:tr w:rsidR="00D65246" w:rsidTr="00D652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65246" w:rsidRDefault="00D652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0" w:type="auto"/>
            <w:vAlign w:val="center"/>
            <w:hideMark/>
          </w:tcPr>
          <w:p w:rsidR="00D65246" w:rsidRDefault="00D652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D65246" w:rsidTr="00D652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246" w:rsidRDefault="00D65246">
            <w:bookmarkStart w:id="0" w:name="_GoBack"/>
            <w:r>
              <w:t>airline</w:t>
            </w:r>
          </w:p>
        </w:tc>
        <w:tc>
          <w:tcPr>
            <w:tcW w:w="0" w:type="auto"/>
            <w:vAlign w:val="center"/>
            <w:hideMark/>
          </w:tcPr>
          <w:p w:rsidR="00D65246" w:rsidRDefault="00AA6460">
            <w:r>
              <w:t xml:space="preserve">             </w:t>
            </w:r>
            <w:r w:rsidR="00D65246">
              <w:t>Airline name</w:t>
            </w:r>
          </w:p>
        </w:tc>
      </w:tr>
      <w:bookmarkEnd w:id="0"/>
      <w:tr w:rsidR="00D65246" w:rsidTr="00D652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246" w:rsidRDefault="00D65246">
            <w:r>
              <w:t>flight</w:t>
            </w:r>
          </w:p>
        </w:tc>
        <w:tc>
          <w:tcPr>
            <w:tcW w:w="0" w:type="auto"/>
            <w:vAlign w:val="center"/>
            <w:hideMark/>
          </w:tcPr>
          <w:p w:rsidR="00D65246" w:rsidRDefault="00AA6460">
            <w:r>
              <w:t xml:space="preserve">             </w:t>
            </w:r>
            <w:r w:rsidR="00D65246">
              <w:t>Flight number</w:t>
            </w:r>
          </w:p>
        </w:tc>
      </w:tr>
      <w:tr w:rsidR="00D65246" w:rsidTr="00D652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246" w:rsidRDefault="00AA6460">
            <w:r>
              <w:t>S</w:t>
            </w:r>
            <w:r w:rsidR="00D65246">
              <w:t>ource</w:t>
            </w:r>
            <w:r>
              <w:t xml:space="preserve"> </w:t>
            </w:r>
            <w:r w:rsidR="00D65246">
              <w:t>city</w:t>
            </w:r>
          </w:p>
        </w:tc>
        <w:tc>
          <w:tcPr>
            <w:tcW w:w="0" w:type="auto"/>
            <w:vAlign w:val="center"/>
            <w:hideMark/>
          </w:tcPr>
          <w:p w:rsidR="00D65246" w:rsidRDefault="00AA6460">
            <w:r>
              <w:t xml:space="preserve">             </w:t>
            </w:r>
            <w:r w:rsidR="00D65246">
              <w:t>Departure city</w:t>
            </w:r>
          </w:p>
        </w:tc>
      </w:tr>
      <w:tr w:rsidR="00D65246" w:rsidTr="00D652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246" w:rsidRDefault="00AA6460">
            <w:r>
              <w:t>D</w:t>
            </w:r>
            <w:r w:rsidR="00D65246">
              <w:t>eparture</w:t>
            </w:r>
            <w:r>
              <w:t xml:space="preserve"> </w:t>
            </w:r>
            <w:r w:rsidR="00D65246">
              <w:t>time</w:t>
            </w:r>
          </w:p>
        </w:tc>
        <w:tc>
          <w:tcPr>
            <w:tcW w:w="0" w:type="auto"/>
            <w:vAlign w:val="center"/>
            <w:hideMark/>
          </w:tcPr>
          <w:p w:rsidR="00D65246" w:rsidRDefault="00AA6460">
            <w:r>
              <w:t xml:space="preserve">             </w:t>
            </w:r>
            <w:r w:rsidR="00D65246">
              <w:t>Time of day (categorical)</w:t>
            </w:r>
          </w:p>
        </w:tc>
      </w:tr>
      <w:tr w:rsidR="00D65246" w:rsidTr="00D652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246" w:rsidRDefault="00D65246">
            <w:r>
              <w:t>stops</w:t>
            </w:r>
          </w:p>
        </w:tc>
        <w:tc>
          <w:tcPr>
            <w:tcW w:w="0" w:type="auto"/>
            <w:vAlign w:val="center"/>
            <w:hideMark/>
          </w:tcPr>
          <w:p w:rsidR="00D65246" w:rsidRDefault="00AA6460">
            <w:r>
              <w:t xml:space="preserve">             </w:t>
            </w:r>
            <w:r w:rsidR="00D65246">
              <w:t>Number of stops</w:t>
            </w:r>
          </w:p>
        </w:tc>
      </w:tr>
      <w:tr w:rsidR="00D65246" w:rsidTr="00D652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246" w:rsidRDefault="00AA6460">
            <w:r>
              <w:t>A</w:t>
            </w:r>
            <w:r w:rsidR="00D65246">
              <w:t>rrival</w:t>
            </w:r>
            <w:r>
              <w:t xml:space="preserve"> </w:t>
            </w:r>
            <w:r w:rsidR="00D65246">
              <w:t>time</w:t>
            </w:r>
          </w:p>
        </w:tc>
        <w:tc>
          <w:tcPr>
            <w:tcW w:w="0" w:type="auto"/>
            <w:vAlign w:val="center"/>
            <w:hideMark/>
          </w:tcPr>
          <w:p w:rsidR="00D65246" w:rsidRDefault="00AA6460">
            <w:r>
              <w:t xml:space="preserve">            </w:t>
            </w:r>
            <w:r w:rsidR="00D65246">
              <w:t>Time of arrival (categorical)</w:t>
            </w:r>
          </w:p>
        </w:tc>
      </w:tr>
      <w:tr w:rsidR="00D65246" w:rsidTr="00D652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246" w:rsidRDefault="00AA6460">
            <w:r>
              <w:t>D</w:t>
            </w:r>
            <w:r w:rsidR="00D65246">
              <w:t>estination</w:t>
            </w:r>
            <w:r>
              <w:t xml:space="preserve"> </w:t>
            </w:r>
            <w:r w:rsidR="00D65246">
              <w:t>city</w:t>
            </w:r>
          </w:p>
        </w:tc>
        <w:tc>
          <w:tcPr>
            <w:tcW w:w="0" w:type="auto"/>
            <w:vAlign w:val="center"/>
            <w:hideMark/>
          </w:tcPr>
          <w:p w:rsidR="00D65246" w:rsidRDefault="00AA6460">
            <w:r>
              <w:t xml:space="preserve">            </w:t>
            </w:r>
            <w:r w:rsidR="00D65246">
              <w:t>Arrival city</w:t>
            </w:r>
          </w:p>
        </w:tc>
      </w:tr>
      <w:tr w:rsidR="00D65246" w:rsidTr="00D652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246" w:rsidRDefault="00D65246">
            <w:r>
              <w:t>class</w:t>
            </w:r>
          </w:p>
        </w:tc>
        <w:tc>
          <w:tcPr>
            <w:tcW w:w="0" w:type="auto"/>
            <w:vAlign w:val="center"/>
            <w:hideMark/>
          </w:tcPr>
          <w:p w:rsidR="00D65246" w:rsidRDefault="00AA6460">
            <w:r>
              <w:t xml:space="preserve">            </w:t>
            </w:r>
            <w:r w:rsidR="00D65246">
              <w:t>Economy or Business</w:t>
            </w:r>
          </w:p>
        </w:tc>
      </w:tr>
      <w:tr w:rsidR="00D65246" w:rsidTr="00D652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246" w:rsidRDefault="00D65246">
            <w:r>
              <w:t>duration</w:t>
            </w:r>
          </w:p>
        </w:tc>
        <w:tc>
          <w:tcPr>
            <w:tcW w:w="0" w:type="auto"/>
            <w:vAlign w:val="center"/>
            <w:hideMark/>
          </w:tcPr>
          <w:p w:rsidR="00D65246" w:rsidRDefault="00AA6460">
            <w:r>
              <w:t xml:space="preserve">            </w:t>
            </w:r>
            <w:r w:rsidR="00D65246">
              <w:t>Flight time in hours</w:t>
            </w:r>
          </w:p>
        </w:tc>
      </w:tr>
      <w:tr w:rsidR="00D65246" w:rsidTr="00D652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246" w:rsidRDefault="00AA6460">
            <w:r>
              <w:t>D</w:t>
            </w:r>
            <w:r w:rsidR="00D65246">
              <w:t>ays</w:t>
            </w:r>
            <w:r>
              <w:t xml:space="preserve"> </w:t>
            </w:r>
            <w:r w:rsidR="00D65246">
              <w:t>left</w:t>
            </w:r>
          </w:p>
        </w:tc>
        <w:tc>
          <w:tcPr>
            <w:tcW w:w="0" w:type="auto"/>
            <w:vAlign w:val="center"/>
            <w:hideMark/>
          </w:tcPr>
          <w:p w:rsidR="00D65246" w:rsidRDefault="00AA6460">
            <w:r>
              <w:t xml:space="preserve">            </w:t>
            </w:r>
            <w:r w:rsidR="00D65246">
              <w:t>Days until departure</w:t>
            </w:r>
          </w:p>
        </w:tc>
      </w:tr>
      <w:tr w:rsidR="00D65246" w:rsidTr="00D652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246" w:rsidRDefault="00D65246">
            <w:r>
              <w:t>price</w:t>
            </w:r>
          </w:p>
        </w:tc>
        <w:tc>
          <w:tcPr>
            <w:tcW w:w="0" w:type="auto"/>
            <w:vAlign w:val="center"/>
            <w:hideMark/>
          </w:tcPr>
          <w:p w:rsidR="00D65246" w:rsidRDefault="00AA6460">
            <w:r>
              <w:t xml:space="preserve">            </w:t>
            </w:r>
            <w:r w:rsidR="00D65246">
              <w:t>Ticket price (₹)</w:t>
            </w:r>
          </w:p>
        </w:tc>
      </w:tr>
    </w:tbl>
    <w:p w:rsidR="00F427B2" w:rsidRDefault="00D65246" w:rsidP="00F427B2">
      <w:r>
        <w:t xml:space="preserve"> </w:t>
      </w:r>
      <w:r w:rsidR="00F427B2">
        <w:pict>
          <v:rect id="_x0000_i1102" style="width:0;height:1.5pt" o:hralign="center" o:hrstd="t" o:hr="t" fillcolor="#a0a0a0" stroked="f"/>
        </w:pict>
      </w:r>
    </w:p>
    <w:p w:rsidR="00F427B2" w:rsidRDefault="00F427B2" w:rsidP="00F427B2">
      <w:pPr>
        <w:pStyle w:val="Heading2"/>
      </w:pPr>
      <w:r>
        <w:rPr>
          <w:rStyle w:val="Strong"/>
          <w:b/>
          <w:bCs/>
        </w:rPr>
        <w:t>3. Key Analyses &amp; Visuals</w:t>
      </w:r>
    </w:p>
    <w:p w:rsidR="00F427B2" w:rsidRDefault="00F427B2" w:rsidP="00F427B2">
      <w:pPr>
        <w:pStyle w:val="Heading3"/>
      </w:pPr>
      <w:r>
        <w:rPr>
          <w:rStyle w:val="Strong"/>
          <w:b/>
          <w:bCs/>
        </w:rPr>
        <w:t>Dashboard 1 – Airlines Fare Analysis</w:t>
      </w:r>
    </w:p>
    <w:p w:rsidR="00F427B2" w:rsidRDefault="00F427B2" w:rsidP="00F427B2">
      <w:pPr>
        <w:pStyle w:val="NormalWeb"/>
        <w:numPr>
          <w:ilvl w:val="0"/>
          <w:numId w:val="17"/>
        </w:numPr>
      </w:pPr>
      <w:r>
        <w:rPr>
          <w:rStyle w:val="Strong"/>
        </w:rPr>
        <w:t>Minimum Ticket Price by Origin City</w:t>
      </w:r>
    </w:p>
    <w:p w:rsidR="00F427B2" w:rsidRDefault="00F427B2" w:rsidP="00F427B2">
      <w:pPr>
        <w:pStyle w:val="NormalWeb"/>
        <w:numPr>
          <w:ilvl w:val="1"/>
          <w:numId w:val="17"/>
        </w:numPr>
      </w:pPr>
      <w:r>
        <w:t>Kolkata has the highest minimum fare (</w:t>
      </w:r>
      <w:del w:id="1" w:author="Unknown">
        <w:r>
          <w:delText>₹2.4K), Chennai the lowest (</w:delText>
        </w:r>
      </w:del>
      <w:r>
        <w:t>₹1.1K).</w:t>
      </w:r>
    </w:p>
    <w:p w:rsidR="00F427B2" w:rsidRDefault="00F427B2" w:rsidP="00F427B2">
      <w:pPr>
        <w:pStyle w:val="NormalWeb"/>
        <w:numPr>
          <w:ilvl w:val="1"/>
          <w:numId w:val="17"/>
        </w:numPr>
      </w:pPr>
      <w:r>
        <w:t>Possible causes: demand variation, operational costs, competition.</w:t>
      </w:r>
    </w:p>
    <w:p w:rsidR="00F427B2" w:rsidRDefault="00F427B2" w:rsidP="00F427B2">
      <w:pPr>
        <w:pStyle w:val="NormalWeb"/>
        <w:numPr>
          <w:ilvl w:val="0"/>
          <w:numId w:val="17"/>
        </w:numPr>
      </w:pPr>
      <w:r>
        <w:rPr>
          <w:rStyle w:val="Strong"/>
        </w:rPr>
        <w:t>Average Ticket Price by Airlines and Travel Class</w:t>
      </w:r>
    </w:p>
    <w:p w:rsidR="00F427B2" w:rsidRDefault="00F427B2" w:rsidP="00F427B2">
      <w:pPr>
        <w:pStyle w:val="NormalWeb"/>
        <w:numPr>
          <w:ilvl w:val="1"/>
          <w:numId w:val="17"/>
        </w:numPr>
      </w:pPr>
      <w:r>
        <w:t>Business fares: Vistara highest (</w:t>
      </w:r>
      <w:del w:id="2" w:author="Unknown">
        <w:r>
          <w:delText>₹55K), Air India second (</w:delText>
        </w:r>
      </w:del>
      <w:r>
        <w:t>₹47K).</w:t>
      </w:r>
    </w:p>
    <w:p w:rsidR="00F427B2" w:rsidRDefault="00F427B2" w:rsidP="00F427B2">
      <w:pPr>
        <w:pStyle w:val="NormalWeb"/>
        <w:numPr>
          <w:ilvl w:val="1"/>
          <w:numId w:val="17"/>
        </w:numPr>
      </w:pPr>
      <w:r>
        <w:t>Economy fares: AirAsia lowest (</w:t>
      </w:r>
      <w:del w:id="3" w:author="Unknown">
        <w:r>
          <w:delText>₹4K), followed by Indigo (</w:delText>
        </w:r>
      </w:del>
      <w:r>
        <w:t>₹5K).</w:t>
      </w:r>
    </w:p>
    <w:p w:rsidR="00F427B2" w:rsidRDefault="00F427B2" w:rsidP="00F427B2">
      <w:pPr>
        <w:pStyle w:val="NormalWeb"/>
        <w:numPr>
          <w:ilvl w:val="0"/>
          <w:numId w:val="17"/>
        </w:numPr>
      </w:pPr>
      <w:r>
        <w:rPr>
          <w:rStyle w:val="Strong"/>
        </w:rPr>
        <w:t>Average Ticket Price by Airline and Destination</w:t>
      </w:r>
    </w:p>
    <w:p w:rsidR="00F427B2" w:rsidRDefault="00F427B2" w:rsidP="00F427B2">
      <w:pPr>
        <w:pStyle w:val="NormalWeb"/>
        <w:numPr>
          <w:ilvl w:val="1"/>
          <w:numId w:val="17"/>
        </w:numPr>
      </w:pPr>
      <w:r>
        <w:t>Kolkata, Mumbai routes are most expensive (₹31K–₹34K average).</w:t>
      </w:r>
    </w:p>
    <w:p w:rsidR="00F427B2" w:rsidRDefault="00F427B2" w:rsidP="00F427B2">
      <w:pPr>
        <w:pStyle w:val="NormalWeb"/>
        <w:numPr>
          <w:ilvl w:val="1"/>
          <w:numId w:val="17"/>
        </w:numPr>
      </w:pPr>
      <w:r>
        <w:t>Hyderabad and Delhi routes are comparatively cheaper.</w:t>
      </w:r>
    </w:p>
    <w:p w:rsidR="00F427B2" w:rsidRDefault="00F427B2" w:rsidP="00F427B2">
      <w:r>
        <w:pict>
          <v:rect id="_x0000_i1103" style="width:0;height:1.5pt" o:hralign="center" o:hrstd="t" o:hr="t" fillcolor="#a0a0a0" stroked="f"/>
        </w:pict>
      </w:r>
    </w:p>
    <w:p w:rsidR="00F427B2" w:rsidRDefault="00F427B2" w:rsidP="00F427B2">
      <w:pPr>
        <w:pStyle w:val="Heading3"/>
      </w:pPr>
      <w:r>
        <w:rPr>
          <w:rStyle w:val="Strong"/>
          <w:b/>
          <w:bCs/>
        </w:rPr>
        <w:t>Dashboard 2 – Airline Route &amp; Performance Analysis</w:t>
      </w:r>
    </w:p>
    <w:p w:rsidR="00F427B2" w:rsidRDefault="00F427B2" w:rsidP="00F427B2">
      <w:pPr>
        <w:pStyle w:val="NormalWeb"/>
        <w:numPr>
          <w:ilvl w:val="0"/>
          <w:numId w:val="18"/>
        </w:numPr>
      </w:pPr>
      <w:r>
        <w:rPr>
          <w:rStyle w:val="Strong"/>
        </w:rPr>
        <w:t>Top 5 Most Popular Routes</w:t>
      </w:r>
    </w:p>
    <w:p w:rsidR="00F427B2" w:rsidRDefault="00F427B2" w:rsidP="00F427B2">
      <w:pPr>
        <w:pStyle w:val="NormalWeb"/>
        <w:numPr>
          <w:ilvl w:val="1"/>
          <w:numId w:val="18"/>
        </w:numPr>
      </w:pPr>
      <w:r>
        <w:t>Delhi → Mumbai (15.29K flights) is the busiest route.</w:t>
      </w:r>
    </w:p>
    <w:p w:rsidR="00F427B2" w:rsidRDefault="00F427B2" w:rsidP="00F427B2">
      <w:pPr>
        <w:pStyle w:val="NormalWeb"/>
        <w:numPr>
          <w:ilvl w:val="1"/>
          <w:numId w:val="18"/>
        </w:numPr>
      </w:pPr>
      <w:r>
        <w:t>Other high-traffic routes: Mumbai ↔ Delhi, Delhi → Bangalore, Bangalore ↔ Delhi, Bangalore → Mumbai.</w:t>
      </w:r>
    </w:p>
    <w:p w:rsidR="00F427B2" w:rsidRDefault="00F427B2" w:rsidP="00F427B2">
      <w:pPr>
        <w:pStyle w:val="NormalWeb"/>
        <w:numPr>
          <w:ilvl w:val="0"/>
          <w:numId w:val="18"/>
        </w:numPr>
      </w:pPr>
      <w:r>
        <w:rPr>
          <w:rStyle w:val="Strong"/>
        </w:rPr>
        <w:t>Number of Flights by Airline</w:t>
      </w:r>
    </w:p>
    <w:p w:rsidR="00F427B2" w:rsidRDefault="00F427B2" w:rsidP="00F427B2">
      <w:pPr>
        <w:pStyle w:val="NormalWeb"/>
        <w:numPr>
          <w:ilvl w:val="1"/>
          <w:numId w:val="18"/>
        </w:numPr>
      </w:pPr>
      <w:r>
        <w:t>Vistara leads with 127,859 flights (~43% of total).</w:t>
      </w:r>
    </w:p>
    <w:p w:rsidR="00F427B2" w:rsidRDefault="00F427B2" w:rsidP="00F427B2">
      <w:pPr>
        <w:pStyle w:val="NormalWeb"/>
        <w:numPr>
          <w:ilvl w:val="1"/>
          <w:numId w:val="18"/>
        </w:numPr>
      </w:pPr>
      <w:r>
        <w:t>Air India follows with 80,892 flights (~27% of total).</w:t>
      </w:r>
    </w:p>
    <w:p w:rsidR="00F427B2" w:rsidRDefault="00F427B2" w:rsidP="00F427B2">
      <w:pPr>
        <w:pStyle w:val="NormalWeb"/>
        <w:numPr>
          <w:ilvl w:val="1"/>
          <w:numId w:val="18"/>
        </w:numPr>
      </w:pPr>
      <w:r>
        <w:t>SpiceJet operates the least (~9,011 flights).</w:t>
      </w:r>
    </w:p>
    <w:p w:rsidR="00F427B2" w:rsidRDefault="00F427B2" w:rsidP="00F427B2">
      <w:pPr>
        <w:pStyle w:val="NormalWeb"/>
        <w:numPr>
          <w:ilvl w:val="0"/>
          <w:numId w:val="18"/>
        </w:numPr>
      </w:pPr>
      <w:r>
        <w:rPr>
          <w:rStyle w:val="Strong"/>
        </w:rPr>
        <w:t>Stops vs Average Duration</w:t>
      </w:r>
    </w:p>
    <w:p w:rsidR="00F427B2" w:rsidRDefault="00F427B2" w:rsidP="00F427B2">
      <w:pPr>
        <w:pStyle w:val="NormalWeb"/>
        <w:numPr>
          <w:ilvl w:val="1"/>
          <w:numId w:val="18"/>
        </w:numPr>
      </w:pPr>
      <w:r>
        <w:t>Non-stop flights: 2.19 hrs (fastest).</w:t>
      </w:r>
    </w:p>
    <w:p w:rsidR="00F427B2" w:rsidRDefault="00F427B2" w:rsidP="00F427B2">
      <w:pPr>
        <w:pStyle w:val="NormalWeb"/>
        <w:numPr>
          <w:ilvl w:val="1"/>
          <w:numId w:val="18"/>
        </w:numPr>
      </w:pPr>
      <w:r>
        <w:t>1 stop: 13.5 hrs, 2+ stops: 15.3 hrs (significantly longer).</w:t>
      </w:r>
    </w:p>
    <w:p w:rsidR="00F427B2" w:rsidRDefault="00F427B2" w:rsidP="00F427B2">
      <w:pPr>
        <w:pStyle w:val="NormalWeb"/>
        <w:numPr>
          <w:ilvl w:val="0"/>
          <w:numId w:val="18"/>
        </w:numPr>
      </w:pPr>
      <w:r>
        <w:rPr>
          <w:rStyle w:val="Strong"/>
        </w:rPr>
        <w:t>Top 10 Most Expensive Flights</w:t>
      </w:r>
    </w:p>
    <w:p w:rsidR="00F427B2" w:rsidRDefault="00F427B2" w:rsidP="00F427B2">
      <w:pPr>
        <w:pStyle w:val="NormalWeb"/>
        <w:numPr>
          <w:ilvl w:val="1"/>
          <w:numId w:val="18"/>
        </w:numPr>
      </w:pPr>
      <w:r>
        <w:t>All belong to Vistara, ranging from ₹1.11L to ₹1.23L.</w:t>
      </w:r>
    </w:p>
    <w:p w:rsidR="00F427B2" w:rsidRDefault="00F427B2" w:rsidP="00F427B2">
      <w:pPr>
        <w:pStyle w:val="NormalWeb"/>
        <w:numPr>
          <w:ilvl w:val="1"/>
          <w:numId w:val="18"/>
        </w:numPr>
      </w:pPr>
      <w:r>
        <w:t>Suggests premium, possibly international or business-heavy routes.</w:t>
      </w:r>
    </w:p>
    <w:p w:rsidR="00F427B2" w:rsidRDefault="00F427B2" w:rsidP="00F427B2">
      <w:pPr>
        <w:pStyle w:val="NormalWeb"/>
        <w:numPr>
          <w:ilvl w:val="0"/>
          <w:numId w:val="18"/>
        </w:numPr>
      </w:pPr>
      <w:r>
        <w:rPr>
          <w:rStyle w:val="Strong"/>
        </w:rPr>
        <w:t>Departure Time vs Arrival Time (Heatmap)</w:t>
      </w:r>
    </w:p>
    <w:p w:rsidR="00F427B2" w:rsidRDefault="00F427B2" w:rsidP="00F427B2">
      <w:pPr>
        <w:pStyle w:val="NormalWeb"/>
        <w:numPr>
          <w:ilvl w:val="1"/>
          <w:numId w:val="18"/>
        </w:numPr>
      </w:pPr>
      <w:r>
        <w:t>Evening arrivals are frequent across multiple departure times.</w:t>
      </w:r>
    </w:p>
    <w:p w:rsidR="00F427B2" w:rsidRDefault="00F427B2" w:rsidP="00F427B2">
      <w:pPr>
        <w:pStyle w:val="NormalWeb"/>
        <w:numPr>
          <w:ilvl w:val="1"/>
          <w:numId w:val="18"/>
        </w:numPr>
      </w:pPr>
      <w:r>
        <w:t>Peak traffic patterns vary by airline and route.</w:t>
      </w:r>
    </w:p>
    <w:p w:rsidR="00F427B2" w:rsidRDefault="00F427B2" w:rsidP="00F427B2">
      <w:r>
        <w:pict>
          <v:rect id="_x0000_i1104" style="width:0;height:1.5pt" o:hralign="center" o:hrstd="t" o:hr="t" fillcolor="#a0a0a0" stroked="f"/>
        </w:pict>
      </w:r>
    </w:p>
    <w:p w:rsidR="00F427B2" w:rsidRDefault="00F427B2" w:rsidP="00F427B2">
      <w:pPr>
        <w:pStyle w:val="Heading2"/>
      </w:pPr>
      <w:r>
        <w:rPr>
          <w:rStyle w:val="Strong"/>
          <w:b/>
          <w:bCs/>
        </w:rPr>
        <w:t>4. Insights</w:t>
      </w:r>
    </w:p>
    <w:p w:rsidR="00F427B2" w:rsidRDefault="00F427B2" w:rsidP="00F427B2">
      <w:pPr>
        <w:pStyle w:val="NormalWeb"/>
        <w:numPr>
          <w:ilvl w:val="0"/>
          <w:numId w:val="19"/>
        </w:numPr>
      </w:pPr>
      <w:r>
        <w:rPr>
          <w:rStyle w:val="Strong"/>
        </w:rPr>
        <w:t>High-demand routes</w:t>
      </w:r>
      <w:r>
        <w:t xml:space="preserve"> (e.g., Delhi–Mumbai) dominate flight volume, indicating business and tourism hubs.</w:t>
      </w:r>
    </w:p>
    <w:p w:rsidR="00F427B2" w:rsidRDefault="00F427B2" w:rsidP="00F427B2">
      <w:pPr>
        <w:pStyle w:val="NormalWeb"/>
        <w:numPr>
          <w:ilvl w:val="0"/>
          <w:numId w:val="19"/>
        </w:numPr>
      </w:pPr>
      <w:r>
        <w:rPr>
          <w:rStyle w:val="Strong"/>
        </w:rPr>
        <w:t>Premium pricing</w:t>
      </w:r>
      <w:r>
        <w:t xml:space="preserve"> is concentrated in business class and select airlines (Vistara, Air India).</w:t>
      </w:r>
    </w:p>
    <w:p w:rsidR="00F427B2" w:rsidRDefault="00F427B2" w:rsidP="00F427B2">
      <w:pPr>
        <w:pStyle w:val="NormalWeb"/>
        <w:numPr>
          <w:ilvl w:val="0"/>
          <w:numId w:val="19"/>
        </w:numPr>
      </w:pPr>
      <w:r>
        <w:rPr>
          <w:rStyle w:val="Strong"/>
        </w:rPr>
        <w:t>Non-stop flights</w:t>
      </w:r>
      <w:r>
        <w:t xml:space="preserve"> provide massive time savings compared to multi-stop itineraries.</w:t>
      </w:r>
    </w:p>
    <w:p w:rsidR="00F427B2" w:rsidRDefault="00F427B2" w:rsidP="00F427B2">
      <w:pPr>
        <w:pStyle w:val="NormalWeb"/>
        <w:numPr>
          <w:ilvl w:val="0"/>
          <w:numId w:val="19"/>
        </w:numPr>
      </w:pPr>
      <w:r>
        <w:rPr>
          <w:rStyle w:val="Strong"/>
        </w:rPr>
        <w:t>Market share</w:t>
      </w:r>
      <w:r>
        <w:t xml:space="preserve"> is highly concentrated among Vistara and Air India.</w:t>
      </w:r>
    </w:p>
    <w:p w:rsidR="00F427B2" w:rsidRDefault="00F427B2" w:rsidP="00F427B2">
      <w:pPr>
        <w:pStyle w:val="NormalWeb"/>
        <w:numPr>
          <w:ilvl w:val="0"/>
          <w:numId w:val="19"/>
        </w:numPr>
      </w:pPr>
      <w:r>
        <w:rPr>
          <w:rStyle w:val="Strong"/>
        </w:rPr>
        <w:t>Regional pricing</w:t>
      </w:r>
      <w:r>
        <w:t xml:space="preserve"> shows Kolkata and Mumbai as high-fare markets.</w:t>
      </w:r>
    </w:p>
    <w:p w:rsidR="00F427B2" w:rsidRDefault="00F427B2" w:rsidP="00F427B2">
      <w:r>
        <w:pict>
          <v:rect id="_x0000_i1105" style="width:0;height:1.5pt" o:hralign="center" o:hrstd="t" o:hr="t" fillcolor="#a0a0a0" stroked="f"/>
        </w:pict>
      </w:r>
    </w:p>
    <w:p w:rsidR="00F427B2" w:rsidRDefault="00F427B2" w:rsidP="00F427B2">
      <w:pPr>
        <w:pStyle w:val="Heading2"/>
      </w:pPr>
      <w:r>
        <w:rPr>
          <w:rStyle w:val="Strong"/>
          <w:b/>
          <w:bCs/>
        </w:rPr>
        <w:t>5. Recommendations</w:t>
      </w:r>
    </w:p>
    <w:p w:rsidR="00F427B2" w:rsidRDefault="00F427B2" w:rsidP="00F427B2">
      <w:pPr>
        <w:pStyle w:val="NormalWeb"/>
        <w:numPr>
          <w:ilvl w:val="0"/>
          <w:numId w:val="20"/>
        </w:numPr>
      </w:pPr>
      <w:r>
        <w:rPr>
          <w:rStyle w:val="Strong"/>
        </w:rPr>
        <w:t>Dynamic Pricing Strategy</w:t>
      </w:r>
      <w:r>
        <w:t xml:space="preserve"> – Adjust fares on high-demand routes to maximize revenue during peak travel periods.</w:t>
      </w:r>
    </w:p>
    <w:p w:rsidR="00F427B2" w:rsidRDefault="00F427B2" w:rsidP="00F427B2">
      <w:pPr>
        <w:pStyle w:val="NormalWeb"/>
        <w:numPr>
          <w:ilvl w:val="0"/>
          <w:numId w:val="20"/>
        </w:numPr>
      </w:pPr>
      <w:r>
        <w:rPr>
          <w:rStyle w:val="Strong"/>
        </w:rPr>
        <w:t>Time Efficiency</w:t>
      </w:r>
      <w:r>
        <w:t xml:space="preserve"> – Promote non-stop flights to appeal to time-sensitive </w:t>
      </w:r>
      <w:proofErr w:type="spellStart"/>
      <w:r>
        <w:t>travelers</w:t>
      </w:r>
      <w:proofErr w:type="spellEnd"/>
      <w:r>
        <w:t>.</w:t>
      </w:r>
    </w:p>
    <w:p w:rsidR="00F427B2" w:rsidRDefault="00F427B2" w:rsidP="00F427B2">
      <w:pPr>
        <w:pStyle w:val="NormalWeb"/>
        <w:numPr>
          <w:ilvl w:val="0"/>
          <w:numId w:val="20"/>
        </w:numPr>
      </w:pPr>
      <w:r>
        <w:rPr>
          <w:rStyle w:val="Strong"/>
        </w:rPr>
        <w:t>Expand Budget Options</w:t>
      </w:r>
      <w:r>
        <w:t xml:space="preserve"> – Add low-cost carriers on high-fare routes like Kolkata and Mumbai to increase accessibility.</w:t>
      </w:r>
    </w:p>
    <w:p w:rsidR="00F427B2" w:rsidRDefault="00F427B2" w:rsidP="00F427B2">
      <w:pPr>
        <w:pStyle w:val="NormalWeb"/>
        <w:numPr>
          <w:ilvl w:val="0"/>
          <w:numId w:val="20"/>
        </w:numPr>
      </w:pPr>
      <w:r>
        <w:rPr>
          <w:rStyle w:val="Strong"/>
        </w:rPr>
        <w:t>Route Development</w:t>
      </w:r>
      <w:r>
        <w:t xml:space="preserve"> – Increase service on mid-demand routes (e.g., Bangalore–Mumbai) to spread load and capture growth.</w:t>
      </w:r>
    </w:p>
    <w:p w:rsidR="00F427B2" w:rsidRDefault="00F427B2" w:rsidP="00F427B2">
      <w:pPr>
        <w:pStyle w:val="NormalWeb"/>
        <w:numPr>
          <w:ilvl w:val="0"/>
          <w:numId w:val="20"/>
        </w:numPr>
      </w:pPr>
      <w:r>
        <w:rPr>
          <w:rStyle w:val="Strong"/>
        </w:rPr>
        <w:t>Loyalty Programs for Premium Travelers</w:t>
      </w:r>
      <w:r>
        <w:t xml:space="preserve"> – Airlines like Vistara and Air India should target frequent flyers with business-class perks.</w:t>
      </w:r>
    </w:p>
    <w:p w:rsidR="00F427B2" w:rsidRDefault="00F427B2" w:rsidP="00F427B2">
      <w:r>
        <w:pict>
          <v:rect id="_x0000_i1106" style="width:0;height:1.5pt" o:hralign="center" o:hrstd="t" o:hr="t" fillcolor="#a0a0a0" stroked="f"/>
        </w:pict>
      </w:r>
    </w:p>
    <w:p w:rsidR="00F427B2" w:rsidRDefault="00F427B2" w:rsidP="00F427B2">
      <w:pPr>
        <w:pStyle w:val="Heading2"/>
      </w:pPr>
      <w:r>
        <w:rPr>
          <w:rStyle w:val="Strong"/>
          <w:b/>
          <w:bCs/>
        </w:rPr>
        <w:t>6. Conclusion</w:t>
      </w:r>
    </w:p>
    <w:p w:rsidR="00F427B2" w:rsidRDefault="00F427B2" w:rsidP="00F427B2">
      <w:pPr>
        <w:pStyle w:val="NormalWeb"/>
      </w:pPr>
      <w:r>
        <w:t>This Tableau project provides a clear, interactive view of airline fare structures, route popularity, and operational performance.</w:t>
      </w:r>
      <w:r>
        <w:br/>
        <w:t>The dashboards allow users to filter by airline, class, flight type, and price category, enabling targeted insights for strategic decision-making in the airline industry.</w:t>
      </w:r>
    </w:p>
    <w:p w:rsidR="00E01AD5" w:rsidRDefault="00AA6460" w:rsidP="00F427B2">
      <w:pPr>
        <w:spacing w:before="100" w:beforeAutospacing="1" w:after="100" w:afterAutospacing="1" w:line="240" w:lineRule="auto"/>
        <w:outlineLvl w:val="2"/>
      </w:pPr>
    </w:p>
    <w:sectPr w:rsidR="00E01AD5" w:rsidSect="00DA0C4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74646"/>
    <w:multiLevelType w:val="multilevel"/>
    <w:tmpl w:val="40F8C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6674AE"/>
    <w:multiLevelType w:val="multilevel"/>
    <w:tmpl w:val="FAA67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336D28"/>
    <w:multiLevelType w:val="multilevel"/>
    <w:tmpl w:val="E2708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0700D9"/>
    <w:multiLevelType w:val="multilevel"/>
    <w:tmpl w:val="4B86D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8F205F"/>
    <w:multiLevelType w:val="multilevel"/>
    <w:tmpl w:val="147E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727265"/>
    <w:multiLevelType w:val="multilevel"/>
    <w:tmpl w:val="C1F2F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87252B"/>
    <w:multiLevelType w:val="multilevel"/>
    <w:tmpl w:val="2060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9145A9"/>
    <w:multiLevelType w:val="multilevel"/>
    <w:tmpl w:val="43BCD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761F67"/>
    <w:multiLevelType w:val="multilevel"/>
    <w:tmpl w:val="F508E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A92234"/>
    <w:multiLevelType w:val="multilevel"/>
    <w:tmpl w:val="B266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F92B6A"/>
    <w:multiLevelType w:val="multilevel"/>
    <w:tmpl w:val="8CD65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5562D8"/>
    <w:multiLevelType w:val="multilevel"/>
    <w:tmpl w:val="9C6AF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3C1815"/>
    <w:multiLevelType w:val="multilevel"/>
    <w:tmpl w:val="0CB49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4557F3"/>
    <w:multiLevelType w:val="multilevel"/>
    <w:tmpl w:val="AF1AE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191C80"/>
    <w:multiLevelType w:val="multilevel"/>
    <w:tmpl w:val="23EEA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8D6A43"/>
    <w:multiLevelType w:val="multilevel"/>
    <w:tmpl w:val="A630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AE66FC"/>
    <w:multiLevelType w:val="multilevel"/>
    <w:tmpl w:val="4F40A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852131"/>
    <w:multiLevelType w:val="multilevel"/>
    <w:tmpl w:val="2038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E523EB"/>
    <w:multiLevelType w:val="multilevel"/>
    <w:tmpl w:val="42263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1A0896"/>
    <w:multiLevelType w:val="multilevel"/>
    <w:tmpl w:val="3D820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6"/>
  </w:num>
  <w:num w:numId="3">
    <w:abstractNumId w:val="6"/>
  </w:num>
  <w:num w:numId="4">
    <w:abstractNumId w:val="9"/>
  </w:num>
  <w:num w:numId="5">
    <w:abstractNumId w:val="15"/>
  </w:num>
  <w:num w:numId="6">
    <w:abstractNumId w:val="14"/>
  </w:num>
  <w:num w:numId="7">
    <w:abstractNumId w:val="17"/>
  </w:num>
  <w:num w:numId="8">
    <w:abstractNumId w:val="3"/>
  </w:num>
  <w:num w:numId="9">
    <w:abstractNumId w:val="10"/>
  </w:num>
  <w:num w:numId="10">
    <w:abstractNumId w:val="0"/>
  </w:num>
  <w:num w:numId="11">
    <w:abstractNumId w:val="8"/>
  </w:num>
  <w:num w:numId="12">
    <w:abstractNumId w:val="7"/>
  </w:num>
  <w:num w:numId="13">
    <w:abstractNumId w:val="1"/>
  </w:num>
  <w:num w:numId="14">
    <w:abstractNumId w:val="2"/>
  </w:num>
  <w:num w:numId="15">
    <w:abstractNumId w:val="5"/>
  </w:num>
  <w:num w:numId="16">
    <w:abstractNumId w:val="12"/>
  </w:num>
  <w:num w:numId="17">
    <w:abstractNumId w:val="13"/>
  </w:num>
  <w:num w:numId="18">
    <w:abstractNumId w:val="11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FE0"/>
    <w:rsid w:val="00185E2A"/>
    <w:rsid w:val="00884266"/>
    <w:rsid w:val="00963FE0"/>
    <w:rsid w:val="00A300CC"/>
    <w:rsid w:val="00AA6460"/>
    <w:rsid w:val="00CB55E6"/>
    <w:rsid w:val="00D65246"/>
    <w:rsid w:val="00DA0C4F"/>
    <w:rsid w:val="00F427B2"/>
    <w:rsid w:val="00FF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7CF66"/>
  <w15:chartTrackingRefBased/>
  <w15:docId w15:val="{EE040249-1E42-4DF9-BE5B-179790F13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63F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963F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5E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63FE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963FE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963FE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63F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963FE0"/>
    <w:rPr>
      <w:i/>
      <w:iCs/>
    </w:rPr>
  </w:style>
  <w:style w:type="paragraph" w:styleId="ListParagraph">
    <w:name w:val="List Paragraph"/>
    <w:basedOn w:val="Normal"/>
    <w:uiPriority w:val="34"/>
    <w:qFormat/>
    <w:rsid w:val="00FF64E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A0C4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A0C4F"/>
    <w:rPr>
      <w:rFonts w:eastAsiaTheme="minorEastAsia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E2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85E2A"/>
    <w:rPr>
      <w:rFonts w:eastAsiaTheme="minorEastAsia"/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185E2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94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The Flights Booking Dataset of various Airlines is a scraped date wise from a famous website in a structured format. The dataset contains the records of flight travel details between the cities in India. Here, multiple features are present like Source &amp; Destination City, Arrival &amp; Departure Time, Duration &amp; Price of the flight etc.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580</Words>
  <Characters>3307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    Tableau Project Report</vt:lpstr>
      <vt:lpstr>    1. Project Objective</vt:lpstr>
      <vt:lpstr>    2. Dataset Overview</vt:lpstr>
      <vt:lpstr>    3. Key Analyses &amp; Visuals</vt:lpstr>
      <vt:lpstr>        Dashboard 1 – Airlines Fare Analysis</vt:lpstr>
      <vt:lpstr>        Dashboard 2 – Airline Route &amp; Performance Analysis</vt:lpstr>
      <vt:lpstr>    4. Insights</vt:lpstr>
      <vt:lpstr>    5. Recommendations</vt:lpstr>
      <vt:lpstr>    6. Conclusion</vt:lpstr>
      <vt:lpstr>        </vt:lpstr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Airlines Fare &amp; Route Analysis</dc:title>
  <dc:subject>[Tableau project]</dc:subject>
  <dc:creator>Muhammed Aslam k</dc:creator>
  <cp:keywords/>
  <dc:description/>
  <cp:lastModifiedBy>user</cp:lastModifiedBy>
  <cp:revision>4</cp:revision>
  <dcterms:created xsi:type="dcterms:W3CDTF">2025-08-11T08:59:00Z</dcterms:created>
  <dcterms:modified xsi:type="dcterms:W3CDTF">2025-08-12T10:26:00Z</dcterms:modified>
</cp:coreProperties>
</file>